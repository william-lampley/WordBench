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jc w:val="left"/>
            <w:rPr/>
          </w:pPr>
          <w:r>
            <w:rPr/>
            <w:t>Contents</w:t>
          </w:r>
        </w:p>
        <w:p>
          <w:pPr>
            <w:pStyle w:val="Normal"/>
            <w:bidi w:val="0"/>
            <w:jc w:val="left"/>
            <w:rPr/>
          </w:pPr>
          <w:r>
            <w:fldChar w:fldCharType="begin"/>
          </w:r>
          <w:r>
            <w:rPr/>
            <w:instrText xml:space="preserve"> TOC \f \o "1-2" \h</w:instrText>
          </w:r>
          <w:r>
            <w:rPr/>
            <w:fldChar w:fldCharType="separate"/>
          </w:r>
          <w:r>
            <w:rPr/>
            <w:t>Introduction</w:t>
            <w:tab/>
            <w:t>1</w:t>
          </w:r>
        </w:p>
        <w:p>
          <w:pPr>
            <w:pStyle w:val="Normal"/>
            <w:bidi w:val="0"/>
            <w:jc w:val="left"/>
            <w:rPr/>
          </w:pPr>
          <w:r>
            <w:rPr/>
            <w:t>Details</w:t>
            <w:tab/>
            <w:t>1</w:t>
          </w:r>
          <w:r>
            <w:rPr/>
            <w:fldChar w:fldCharType="end"/>
          </w:r>
        </w:p>
      </w:sdtContent>
    </w:sdt>
    <w:p>
      <w:pPr>
        <w:pStyle w:val="Heading1"/>
        <w:bidi w:val="0"/>
        <w:ind w:hanging="0" w:left="0"/>
        <w:jc w:val="left"/>
        <w:rPr/>
      </w:pPr>
      <w:r>
        <w:rPr/>
        <w:t>Introduction</w:t>
      </w:r>
    </w:p>
    <w:p>
      <w:pPr>
        <w:pStyle w:val="Normal"/>
        <w:bidi w:val="0"/>
        <w:jc w:val="left"/>
        <w:rPr/>
      </w:pPr>
      <w:bookmarkStart w:id="0" w:name="start"/>
      <w:r>
        <w:rPr/>
        <w:t xml:space="preserve">This report has </w:t>
      </w:r>
      <w:r>
        <w:rPr>
          <w:b/>
          <w:color w:val="C00000"/>
          <w:sz w:val="28"/>
        </w:rPr>
        <w:t>red bold Sans</w:t>
      </w:r>
      <w:r>
        <w:rPr/>
        <w:t xml:space="preserve"> text, </w:t>
      </w:r>
      <w:r>
        <w:rPr>
          <w:shd w:fill="FFFF00" w:val="clear"/>
        </w:rPr>
        <w:t>highlighting</w:t>
      </w:r>
      <w:r>
        <w:rPr/>
        <w:t xml:space="preserve">, a </w:t>
      </w:r>
      <w:hyperlink r:id="rId2">
        <w:r>
          <w:rPr>
            <w:rStyle w:val="Hyperlink"/>
          </w:rPr>
          <w:t>hyperlink</w:t>
        </w:r>
      </w:hyperlink>
      <w:r>
        <w:rPr/>
        <w:t xml:space="preserve">, a picture </w:t>
      </w:r>
      <w:r>
        <w:rPr/>
        <w:drawing>
          <wp:inline distT="0" distB="0" distL="0" distR="0">
            <wp:extent cx="720090" cy="360045"/>
            <wp:effectExtent l="0" t="0" r="0" b="0"/>
            <wp:docPr id="1" name="Chart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 pictur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and a footnote</w:t>
      </w:r>
      <w:r>
        <w:rPr>
          <w:rStyle w:val="FootnoteReference"/>
        </w:rPr>
        <w:footnoteReference w:id="2"/>
      </w:r>
      <w:r>
        <w:rPr/>
        <w:t>.</w:t>
      </w:r>
      <w:bookmarkEnd w:id="0"/>
    </w:p>
    <w:p>
      <w:pPr>
        <w:pStyle w:val="Normal"/>
        <w:bidi w:val="0"/>
        <w:jc w:val="left"/>
        <w:rPr/>
      </w:pPr>
      <w:r>
        <w:rPr/>
        <w:t xml:space="preserve">Tracked: </w:t>
      </w:r>
      <w:ins w:id="0" w:author="Ann" w:date="2024-05-01T10:00:00Z">
        <w:r>
          <w:rPr/>
          <w:t>new words</w:t>
        </w:r>
      </w:ins>
      <w:r>
        <w:rPr/>
        <w:t xml:space="preserve"> and </w:t>
      </w:r>
      <w:del w:id="1" w:author="Ann" w:date="2024-05-01T10:00:00Z">
        <w:r>
          <w:rPr/>
          <w:delText>removed words</w:delText>
        </w:r>
      </w:del>
      <w:r>
        <w:rPr/>
        <w:t>after deletion. An endnote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 comment here</w:t>
      </w:r>
      <w:r>
        <w:rPr/>
        <w:commentReference w:id="0"/>
      </w:r>
      <w:r>
        <w:rPr/>
        <w:t xml:space="preserve"> in the text.</w:t>
      </w:r>
    </w:p>
    <w:p>
      <w:pPr>
        <w:pStyle w:val="BlockQuotation"/>
        <w:bidi w:val="0"/>
        <w:ind w:left="567"/>
        <w:jc w:val="left"/>
        <w:rPr/>
      </w:pPr>
      <w:r>
        <w:rPr/>
        <w:t>A quotation paragraph in its own style.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First bullet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Nested bullet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Second bullet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6236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Merged header</w:t>
            </w:r>
          </w:p>
        </w:tc>
        <w:tc>
          <w:tcPr>
            <w:tcW w:w="31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Q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a1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</w:t>
            </w:r>
          </w:p>
        </w:tc>
        <w:tc>
          <w:tcPr>
            <w:tcW w:w="31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</w:t>
            </w:r>
          </w:p>
        </w:tc>
      </w:tr>
    </w:tbl>
    <w:p>
      <w:pPr>
        <w:sectPr>
          <w:headerReference w:type="default" r:id="rId4"/>
          <w:footerReference w:type="default" r:id="rId5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417" w:right="1134" w:gutter="0" w:header="1134" w:top="1417" w:footer="1134" w:bottom="1469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1"/>
        <w:bidi w:val="0"/>
        <w:ind w:hanging="0" w:left="0"/>
        <w:jc w:val="left"/>
        <w:rPr/>
      </w:pPr>
      <w:r>
        <w:rPr/>
        <w:t>Details</w:t>
      </w:r>
    </w:p>
    <w:p>
      <w:pPr>
        <w:pStyle w:val="Normal"/>
        <w:bidi w:val="0"/>
        <w:jc w:val="left"/>
        <w:rPr/>
      </w:pPr>
      <w:r>
        <w:rPr/>
        <w:t>Two column text. Lorem ipsum dolor sit amet, consectetur adipiscing elit, sed do eiusmod tempor incididunt ut labore et dolore magna aliqua.</w:t>
      </w:r>
    </w:p>
    <w:p>
      <w:pPr>
        <w:sectPr>
          <w:footnotePr>
            <w:numFmt w:val="decimal"/>
          </w:footnotePr>
          <w:endnotePr>
            <w:numFmt w:val="lowerRoman"/>
          </w:endnotePr>
          <w:type w:val="continuous"/>
          <w:pgSz w:w="11906" w:h="16838"/>
          <w:pgMar w:left="1417" w:right="1134" w:gutter="0" w:header="1134" w:top="1417" w:footer="1134" w:bottom="1469"/>
          <w:cols w:num="2" w:space="284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/>
        <w:t>The end.</w:t>
      </w:r>
    </w:p>
    <w:sectPr>
      <w:footnotePr>
        <w:numFmt w:val="decimal"/>
      </w:footnotePr>
      <w:endnotePr>
        <w:numFmt w:val="lowerRoman"/>
      </w:endnotePr>
      <w:type w:val="continuous"/>
      <w:pgSz w:w="11906" w:h="16838"/>
      <w:pgMar w:left="1417" w:right="1134" w:gutter="0" w:header="1134" w:top="1417" w:footer="1134" w:bottom="1469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Bob" w:date="2024-05-02T09:00:00Z" w:initials="">
    <w:p>
      <w:pPr>
        <w:overflowPunct w:val="false"/>
        <w:bidi w:val="0"/>
        <w:rPr/>
      </w:pPr>
      <w:r>
        <w:annotationRef/>
      </w:r>
      <w:r>
        <w:rPr/>
        <w:t>Please check this.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The 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drawing>
        <wp:inline distT="0" distB="0" distL="0" distR="0">
          <wp:extent cx="360045" cy="179705"/>
          <wp:effectExtent l="0" t="0" r="0" b="0"/>
          <wp:docPr id="2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 xml:space="preserve"> </w:t>
    </w:r>
    <w:r>
      <w:rPr/>
      <w:t>Confidential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 xml:space="preserve">Fixture Report —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left"/>
      <w:pPr>
        <w:tabs>
          <w:tab w:val="num" w:pos="1080"/>
        </w:tabs>
        <w:ind w:lef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 Devanagari"/>
      <w:b/>
      <w:color w:val="auto"/>
      <w:kern w:val="2"/>
      <w:sz w:val="32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qFormat/>
    <w:pPr>
      <w:widowControl w:val="false"/>
      <w:bidi w:val="0"/>
      <w:ind w:left="567"/>
    </w:pPr>
    <w:rPr>
      <w:rFonts w:ascii="Liberation Serif" w:hAnsi="Liberation Serif" w:eastAsia="Noto Serif CJK SC" w:cs="Noto Sans Devanagari"/>
      <w:i/>
      <w:color w:val="auto"/>
      <w:kern w:val="2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